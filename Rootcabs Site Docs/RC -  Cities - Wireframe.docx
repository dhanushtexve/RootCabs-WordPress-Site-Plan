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Page URL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https://rootcabs.com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/cities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Slug Suggestion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https://rootcabs.com/cities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Keyword 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Secondary &amp; LSI Keywords  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3843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38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ns w:author="AKALYA S" w:id="0" w:date="2026-07-28T10:26:05Z"/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3505200"/>
                  <wp:effectExtent b="0" l="0" r="0" t="0"/>
                  <wp:docPr id="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3505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ins w:author="AKALYA S" w:id="0" w:date="2026-07-28T10:26:05Z">
              <w:r w:rsidDel="00000000" w:rsidR="00000000" w:rsidRPr="00000000">
                <w:rPr>
                  <w:rtl w:val="0"/>
                </w:rPr>
              </w:r>
            </w:ins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ns w:author="AKALYA S" w:id="0" w:date="2026-07-28T10:26:05Z"/>
                <w:rFonts w:ascii="Times New Roman" w:cs="Times New Roman" w:eastAsia="Times New Roman" w:hAnsi="Times New Roman"/>
              </w:rPr>
            </w:pPr>
            <w:ins w:author="AKALYA S" w:id="0" w:date="2026-07-28T10:26:05Z">
              <w:r w:rsidDel="00000000" w:rsidR="00000000" w:rsidRPr="00000000">
                <w:rPr>
                  <w:rtl w:val="0"/>
                </w:rPr>
              </w:r>
            </w:ins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ns w:author="AKALYA S" w:id="0" w:date="2026-07-28T10:26:05Z"/>
                <w:rFonts w:ascii="Times New Roman" w:cs="Times New Roman" w:eastAsia="Times New Roman" w:hAnsi="Times New Roman"/>
              </w:rPr>
            </w:pPr>
            <w:ins w:author="AKALYA S" w:id="0" w:date="2026-07-28T10:26:05Z">
              <w:r w:rsidDel="00000000" w:rsidR="00000000" w:rsidRPr="00000000">
                <w:rPr>
                  <w:rtl w:val="0"/>
                </w:rPr>
              </w:r>
            </w:ins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ns w:author="AKALYA S" w:id="0" w:date="2026-07-28T10:26:05Z"/>
                <w:rFonts w:ascii="Times New Roman" w:cs="Times New Roman" w:eastAsia="Times New Roman" w:hAnsi="Times New Roman"/>
              </w:rPr>
            </w:pPr>
            <w:ins w:author="AKALYA S" w:id="0" w:date="2026-07-28T10:26:05Z">
              <w:r w:rsidDel="00000000" w:rsidR="00000000" w:rsidRPr="00000000">
                <w:rPr>
                  <w:rtl w:val="0"/>
                </w:rPr>
              </w:r>
            </w:ins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ins w:author="AKALYA S" w:id="0" w:date="2026-07-28T10:26:05Z">
              <w:r w:rsidDel="00000000" w:rsidR="00000000" w:rsidRPr="00000000">
                <w:rPr>
                  <w:rFonts w:ascii="Times New Roman" w:cs="Times New Roman" w:eastAsia="Times New Roman" w:hAnsi="Times New Roman"/>
                </w:rPr>
                <w:drawing>
                  <wp:inline distB="114300" distT="114300" distL="114300" distR="114300">
                    <wp:extent cx="4114800" cy="1457325"/>
                    <wp:effectExtent b="0" l="0" r="0" t="0"/>
                    <wp:docPr id="5" name="image3.png"/>
                    <a:graphic>
                      <a:graphicData uri="http://schemas.openxmlformats.org/drawingml/2006/picture">
                        <pic:pic>
                          <pic:nvPicPr>
                            <pic:cNvPr id="0" name="image3.png"/>
                            <pic:cNvPicPr preferRelativeResize="0"/>
                          </pic:nvPicPr>
                          <pic:blipFill>
                            <a:blip r:embed="rId8"/>
                            <a:srcRect b="0" l="0" r="0" t="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4114800" cy="1457325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inline>
                </w:drawing>
              </w:r>
            </w:ins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762000"/>
                  <wp:effectExtent b="0" l="0" r="0" t="0"/>
                  <wp:docPr id="3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921000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92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  <w:br w:type="textWrapping"/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6029325</wp:posOffset>
          </wp:positionH>
          <wp:positionV relativeFrom="paragraph">
            <wp:posOffset>-342899</wp:posOffset>
          </wp:positionV>
          <wp:extent cx="738188" cy="257175"/>
          <wp:effectExtent b="0" l="0" r="0" t="0"/>
          <wp:wrapNone/>
          <wp:docPr id="2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8188" cy="2571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